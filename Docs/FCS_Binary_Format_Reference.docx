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4C19" w14:textId="77777777" w:rsidR="000127D6" w:rsidRDefault="00000000">
      <w:pPr>
        <w:spacing w:after="80"/>
      </w:pPr>
      <w:r>
        <w:rPr>
          <w:b/>
          <w:bCs/>
          <w:color w:val="1F4E79"/>
          <w:sz w:val="52"/>
          <w:szCs w:val="52"/>
        </w:rPr>
        <w:t>Binary FCS Data File Format</w:t>
      </w:r>
    </w:p>
    <w:p w14:paraId="23040EA3" w14:textId="77777777" w:rsidR="000127D6" w:rsidRDefault="00000000">
      <w:pPr>
        <w:spacing w:after="60"/>
        <w:rPr>
          <w:i/>
          <w:iCs/>
          <w:color w:val="555555"/>
          <w:sz w:val="24"/>
          <w:szCs w:val="24"/>
        </w:rPr>
      </w:pPr>
      <w:r>
        <w:rPr>
          <w:i/>
          <w:iCs/>
          <w:color w:val="555555"/>
          <w:sz w:val="24"/>
          <w:szCs w:val="24"/>
        </w:rPr>
        <w:t>Reference documentation for ISS VistaVision / Alba FCS instrument files</w:t>
      </w:r>
    </w:p>
    <w:p w14:paraId="5C41EF17" w14:textId="729C1BEB" w:rsidR="008468DA" w:rsidRDefault="008468DA">
      <w:pPr>
        <w:spacing w:after="60"/>
        <w:rPr>
          <w:i/>
          <w:iCs/>
          <w:color w:val="555555"/>
          <w:sz w:val="24"/>
          <w:szCs w:val="24"/>
        </w:rPr>
      </w:pPr>
      <w:r>
        <w:rPr>
          <w:i/>
          <w:iCs/>
          <w:color w:val="555555"/>
          <w:sz w:val="24"/>
          <w:szCs w:val="24"/>
        </w:rPr>
        <w:t>2026 0</w:t>
      </w:r>
      <w:r w:rsidR="00FD0FDA">
        <w:rPr>
          <w:i/>
          <w:iCs/>
          <w:color w:val="555555"/>
          <w:sz w:val="24"/>
          <w:szCs w:val="24"/>
        </w:rPr>
        <w:t>6</w:t>
      </w:r>
      <w:r>
        <w:rPr>
          <w:i/>
          <w:iCs/>
          <w:color w:val="555555"/>
          <w:sz w:val="24"/>
          <w:szCs w:val="24"/>
        </w:rPr>
        <w:t xml:space="preserve"> </w:t>
      </w:r>
      <w:r w:rsidR="00FD0FDA">
        <w:rPr>
          <w:i/>
          <w:iCs/>
          <w:color w:val="555555"/>
          <w:sz w:val="24"/>
          <w:szCs w:val="24"/>
        </w:rPr>
        <w:t>16</w:t>
      </w:r>
      <w:r>
        <w:rPr>
          <w:i/>
          <w:iCs/>
          <w:color w:val="555555"/>
          <w:sz w:val="24"/>
          <w:szCs w:val="24"/>
        </w:rPr>
        <w:t xml:space="preserve"> Mark K Fugate</w:t>
      </w:r>
    </w:p>
    <w:p w14:paraId="27C3EC84" w14:textId="1FF170DF" w:rsidR="008468DA" w:rsidRPr="008468DA" w:rsidRDefault="008468DA">
      <w:pPr>
        <w:spacing w:after="60"/>
        <w:rPr>
          <w:color w:val="EE0000"/>
        </w:rPr>
      </w:pPr>
      <w:r>
        <w:rPr>
          <w:i/>
          <w:iCs/>
          <w:color w:val="EE0000"/>
          <w:sz w:val="24"/>
          <w:szCs w:val="24"/>
        </w:rPr>
        <w:t xml:space="preserve">Note: I used “Claude” to help create this – be on the lookout for mistakes. </w:t>
      </w:r>
    </w:p>
    <w:p w14:paraId="6DB240FC" w14:textId="77777777" w:rsidR="000127D6" w:rsidRDefault="000127D6">
      <w:pPr>
        <w:pBdr>
          <w:bottom w:val="single" w:sz="4" w:space="0" w:color="CCCCCC"/>
        </w:pBdr>
        <w:spacing w:before="120" w:after="120"/>
      </w:pPr>
    </w:p>
    <w:p w14:paraId="6A74062F" w14:textId="77777777" w:rsidR="000127D6" w:rsidRDefault="00000000">
      <w:pPr>
        <w:pStyle w:val="Heading1"/>
      </w:pPr>
      <w:r>
        <w:t>1. Overview</w:t>
      </w:r>
    </w:p>
    <w:p w14:paraId="001E1A43" w14:textId="77777777" w:rsidR="000127D6" w:rsidRDefault="00000000">
      <w:pPr>
        <w:spacing w:before="60" w:after="60"/>
      </w:pPr>
      <w:r>
        <w:t xml:space="preserve">Files with the </w:t>
      </w:r>
      <w:r>
        <w:rPr>
          <w:rFonts w:ascii="Courier New" w:eastAsia="Courier New" w:hAnsi="Courier New" w:cs="Courier New"/>
          <w:color w:val="8B0000"/>
          <w:sz w:val="20"/>
          <w:szCs w:val="20"/>
        </w:rPr>
        <w:t>.fcs</w:t>
      </w:r>
      <w:r>
        <w:t xml:space="preserve"> extension produced by this family of instruments are </w:t>
      </w:r>
      <w:r>
        <w:rPr>
          <w:b/>
          <w:bCs/>
        </w:rPr>
        <w:t xml:space="preserve">binary </w:t>
      </w:r>
      <w:r>
        <w:t xml:space="preserve">files — not text. They store individual photon arrival events in </w:t>
      </w:r>
      <w:r>
        <w:rPr>
          <w:b/>
          <w:bCs/>
        </w:rPr>
        <w:t xml:space="preserve">Time-Tagged Time-Resolved (TTTR) mode, </w:t>
      </w:r>
      <w:del w:id="0" w:author="Claude" w:date="2026-06-16T00:00:00Z">
        <w:r>
          <w:delText>sometimes called T2 mode.</w:delText>
        </w:r>
      </w:del>
      <w:ins w:id="1" w:author="Claude" w:date="2026-06-16T00:00:00Z">
        <w:r>
          <w:t>specifically T3 mode (each photon carries both a macrotime and a microtime; T2 mode, by contrast, records only a single timestamp per photon and has no microtime).</w:t>
        </w:r>
      </w:ins>
      <w:r>
        <w:t xml:space="preserve"> Each detected photon is recorded with two time coordinates:</w:t>
      </w:r>
    </w:p>
    <w:p w14:paraId="1DE22002" w14:textId="77777777" w:rsidR="000127D6" w:rsidRDefault="00000000">
      <w:pPr>
        <w:pStyle w:val="ListParagraph"/>
        <w:numPr>
          <w:ilvl w:val="0"/>
          <w:numId w:val="2"/>
        </w:numPr>
        <w:spacing w:before="40" w:after="40"/>
      </w:pPr>
      <w:r>
        <w:rPr>
          <w:b/>
          <w:bCs/>
        </w:rPr>
        <w:t>Macrotime</w:t>
      </w:r>
      <w:r>
        <w:t xml:space="preserve"> — which laser clock cycle the photon arrived in, expressed as a count of clock cycles elapsed since the start of the measurement.</w:t>
      </w:r>
    </w:p>
    <w:p w14:paraId="06F2B1E4" w14:textId="77777777" w:rsidR="000127D6" w:rsidRDefault="00000000">
      <w:pPr>
        <w:pStyle w:val="ListParagraph"/>
        <w:numPr>
          <w:ilvl w:val="0"/>
          <w:numId w:val="2"/>
        </w:numPr>
        <w:spacing w:before="40" w:after="40"/>
      </w:pPr>
      <w:r>
        <w:rPr>
          <w:b/>
          <w:bCs/>
        </w:rPr>
        <w:t>Microtime</w:t>
      </w:r>
      <w:r>
        <w:t xml:space="preserve"> — which sub-division of that clock cycle the photon arrived in, enabling picosecond-resolution lifetime measurements via TCSPC.</w:t>
      </w:r>
    </w:p>
    <w:p w14:paraId="279F2C6E" w14:textId="77777777" w:rsidR="000127D6" w:rsidRDefault="00000000">
      <w:pPr>
        <w:spacing w:before="60" w:after="60"/>
      </w:pPr>
      <w:r>
        <w:t>Two detection channels are recorded independently and stored in separate blocks within the file.</w:t>
      </w:r>
    </w:p>
    <w:p w14:paraId="20783F12" w14:textId="77777777" w:rsidR="000127D6" w:rsidRDefault="00000000">
      <w:pPr>
        <w:spacing w:before="60" w:after="60"/>
      </w:pPr>
      <w:r>
        <w:t xml:space="preserve">Note: despite sharing the </w:t>
      </w:r>
      <w:r>
        <w:rPr>
          <w:rFonts w:ascii="Courier New" w:eastAsia="Courier New" w:hAnsi="Courier New" w:cs="Courier New"/>
          <w:color w:val="8B0000"/>
          <w:sz w:val="20"/>
          <w:szCs w:val="20"/>
        </w:rPr>
        <w:t>.fcs</w:t>
      </w:r>
      <w:r>
        <w:t xml:space="preserve"> extension with the Flow Cytometry Standard format, these files are completely unrelated to that format and are not compatible with flow cytometry software.</w:t>
      </w:r>
    </w:p>
    <w:p w14:paraId="4018577A" w14:textId="77777777" w:rsidR="000127D6" w:rsidRDefault="00000000">
      <w:pPr>
        <w:pStyle w:val="Heading1"/>
      </w:pPr>
      <w:r>
        <w:t>2. High-Level File Structure</w:t>
      </w:r>
    </w:p>
    <w:p w14:paraId="00E0B72B" w14:textId="77777777" w:rsidR="000127D6" w:rsidRDefault="00000000">
      <w:pPr>
        <w:spacing w:before="60" w:after="60"/>
      </w:pPr>
      <w:r>
        <w:t>Every file contains three consecutive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6000"/>
      </w:tblGrid>
      <w:tr w:rsidR="000127D6" w14:paraId="44FEBADD"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47DFA9EA" w14:textId="77777777" w:rsidR="000127D6" w:rsidRDefault="00000000">
            <w:r>
              <w:rPr>
                <w:b/>
                <w:bCs/>
                <w:sz w:val="20"/>
                <w:szCs w:val="20"/>
              </w:rPr>
              <w:t>Region</w:t>
            </w:r>
          </w:p>
        </w:tc>
        <w:tc>
          <w:tcPr>
            <w:tcW w:w="1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A863FD0" w14:textId="77777777" w:rsidR="000127D6" w:rsidRDefault="00000000">
            <w:r>
              <w:rPr>
                <w:b/>
                <w:bCs/>
                <w:sz w:val="20"/>
                <w:szCs w:val="20"/>
              </w:rPr>
              <w:t>Size</w:t>
            </w:r>
          </w:p>
        </w:tc>
        <w:tc>
          <w:tcPr>
            <w:tcW w:w="60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B4AF0A5" w14:textId="77777777" w:rsidR="000127D6" w:rsidRDefault="00000000">
            <w:r>
              <w:rPr>
                <w:b/>
                <w:bCs/>
                <w:sz w:val="20"/>
                <w:szCs w:val="20"/>
              </w:rPr>
              <w:t>Content</w:t>
            </w:r>
          </w:p>
        </w:tc>
      </w:tr>
      <w:tr w:rsidR="000127D6" w14:paraId="7D593FC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390B7" w14:textId="77777777" w:rsidR="000127D6" w:rsidRDefault="00000000">
            <w:r>
              <w:rPr>
                <w:color w:val="000000"/>
                <w:sz w:val="20"/>
                <w:szCs w:val="20"/>
              </w:rPr>
              <w:t>Binary header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3B3EA" w14:textId="77777777" w:rsidR="000127D6" w:rsidRDefault="00000000">
            <w:r>
              <w:rPr>
                <w:color w:val="000000"/>
                <w:sz w:val="20"/>
                <w:szCs w:val="20"/>
              </w:rPr>
              <w:t>1,024 bytes (fixed)</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A0686" w14:textId="77777777" w:rsidR="000127D6" w:rsidRDefault="00000000">
            <w:r>
              <w:rPr>
                <w:color w:val="000000"/>
                <w:sz w:val="20"/>
                <w:szCs w:val="20"/>
              </w:rPr>
              <w:t>Instrument and acquisition parameters encoded as binary floats.</w:t>
            </w:r>
          </w:p>
        </w:tc>
      </w:tr>
      <w:tr w:rsidR="000127D6" w14:paraId="4279636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1CF39" w14:textId="77777777" w:rsidR="000127D6" w:rsidRDefault="00000000">
            <w:r>
              <w:rPr>
                <w:color w:val="000000"/>
                <w:sz w:val="20"/>
                <w:szCs w:val="20"/>
              </w:rPr>
              <w:t>Photon data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7B49E" w14:textId="77777777" w:rsidR="000127D6" w:rsidRDefault="00000000">
            <w:r>
              <w:rPr>
                <w:color w:val="000000"/>
                <w:sz w:val="20"/>
                <w:szCs w:val="20"/>
              </w:rPr>
              <w:t>Variable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8F55B" w14:textId="77777777" w:rsidR="000127D6" w:rsidRDefault="00000000">
            <w:r>
              <w:rPr>
                <w:color w:val="000000"/>
                <w:sz w:val="20"/>
                <w:szCs w:val="20"/>
              </w:rPr>
              <w:t xml:space="preserve">Four blocks of uint32 values: Ch0 macrotime differences, Ch1 macrotime differences, Ch0 microtimes, Ch1 microtimes. </w:t>
            </w:r>
            <w:del w:id="2" w:author="Claude" w:date="2026-06-16T00:00:00Z">
              <w:r>
                <w:rPr>
                  <w:color w:val="000000"/>
                  <w:sz w:val="20"/>
                  <w:szCs w:val="20"/>
                </w:rPr>
                <w:delText>Each block is separated from the next by a sentinel marker.</w:delText>
              </w:r>
            </w:del>
            <w:ins w:id="3" w:author="Claude" w:date="2026-06-16T00:00:00Z">
              <w:r>
                <w:rPr>
                  <w:color w:val="000000"/>
                  <w:sz w:val="20"/>
                  <w:szCs w:val="20"/>
                </w:rPr>
                <w:t>Each block is preceded by a length prefix giving its size.</w:t>
              </w:r>
            </w:ins>
            <w:r>
              <w:rPr>
                <w:color w:val="000000"/>
                <w:sz w:val="20"/>
                <w:szCs w:val="20"/>
              </w:rPr>
              <w:t xml:space="preserve"> See Section 4 for details.</w:t>
            </w:r>
          </w:p>
        </w:tc>
      </w:tr>
      <w:tr w:rsidR="000127D6" w14:paraId="5C81D0D8"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62002" w14:textId="77777777" w:rsidR="000127D6" w:rsidRDefault="00000000">
            <w:r>
              <w:rPr>
                <w:color w:val="000000"/>
                <w:sz w:val="20"/>
                <w:szCs w:val="20"/>
              </w:rPr>
              <w:t>ASCII metadata</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6C72B" w14:textId="77777777" w:rsidR="000127D6" w:rsidRDefault="00000000">
            <w:r>
              <w:rPr>
                <w:color w:val="000000"/>
                <w:sz w:val="20"/>
                <w:szCs w:val="20"/>
              </w:rPr>
              <w:t>Variable (~hundreds of bytes)</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37951" w14:textId="77777777" w:rsidR="000127D6" w:rsidRDefault="00000000">
            <w:r>
              <w:rPr>
                <w:color w:val="000000"/>
                <w:sz w:val="20"/>
                <w:szCs w:val="20"/>
              </w:rPr>
              <w:t>Human-readable plain text describing the optical configuration. Located at the end of the file.</w:t>
            </w:r>
          </w:p>
        </w:tc>
      </w:tr>
    </w:tbl>
    <w:p w14:paraId="7B35E60D" w14:textId="77777777" w:rsidR="000127D6" w:rsidRDefault="00000000">
      <w:pPr>
        <w:pStyle w:val="Heading1"/>
      </w:pPr>
      <w:r>
        <w:t>3. Binary Header (bytes 0–1023)</w:t>
      </w:r>
    </w:p>
    <w:p w14:paraId="5DC77D07" w14:textId="77777777" w:rsidR="000127D6" w:rsidRDefault="00000000">
      <w:pPr>
        <w:spacing w:before="60" w:after="60"/>
      </w:pPr>
      <w:r>
        <w:t>The header occupies exactly 1,024 bytes at the start of the file. Two fields have been identified; the contents and meaning of the remaining bytes are unknown. Without access to the manufacturer’s format specification or a larger set of example files for comparison, it is not possible to determine whether the unidentified bytes are unused padding or contain additional instrument parameters that have not yet been decoded.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0127D6" w14:paraId="6BD47C33"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49145C92" w14:textId="77777777" w:rsidR="000127D6" w:rsidRDefault="00000000">
            <w:r>
              <w:rPr>
                <w:b/>
                <w:bCs/>
                <w:sz w:val="20"/>
                <w:szCs w:val="20"/>
              </w:rPr>
              <w:lastRenderedPageBreak/>
              <w:t>Byte offset (hex)</w:t>
            </w:r>
          </w:p>
        </w:tc>
        <w:tc>
          <w:tcPr>
            <w:tcW w:w="144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D301D83" w14:textId="77777777" w:rsidR="000127D6" w:rsidRDefault="00000000">
            <w:r>
              <w:rPr>
                <w:b/>
                <w:bCs/>
                <w:sz w:val="20"/>
                <w:szCs w:val="20"/>
              </w:rPr>
              <w:t>Type</w:t>
            </w:r>
          </w:p>
        </w:tc>
        <w:tc>
          <w:tcPr>
            <w:tcW w:w="57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9E90794" w14:textId="77777777" w:rsidR="000127D6" w:rsidRDefault="00000000">
            <w:r>
              <w:rPr>
                <w:b/>
                <w:bCs/>
                <w:sz w:val="20"/>
                <w:szCs w:val="20"/>
              </w:rPr>
              <w:t>Description</w:t>
            </w:r>
          </w:p>
        </w:tc>
      </w:tr>
      <w:tr w:rsidR="000127D6" w14:paraId="09273ACE"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D9CA6" w14:textId="77777777" w:rsidR="000127D6" w:rsidRDefault="00000000">
            <w:r>
              <w:rPr>
                <w:rFonts w:ascii="Courier New" w:eastAsia="Courier New" w:hAnsi="Courier New" w:cs="Courier New"/>
                <w:color w:val="8B0000"/>
                <w:sz w:val="18"/>
                <w:szCs w:val="18"/>
              </w:rPr>
              <w:t>0x22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F6A58" w14:textId="77777777" w:rsidR="000127D6" w:rsidRDefault="00000000">
            <w:r>
              <w:rPr>
                <w:rFonts w:ascii="Courier New" w:eastAsia="Courier New" w:hAnsi="Courier New" w:cs="Courier New"/>
                <w:color w:val="8B0000"/>
                <w:sz w:val="18"/>
                <w:szCs w:val="18"/>
              </w:rPr>
              <w:t>float64 (LE)</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F63DF" w14:textId="77777777" w:rsidR="000127D6" w:rsidRDefault="00000000">
            <w:r>
              <w:rPr>
                <w:color w:val="000000"/>
                <w:sz w:val="20"/>
                <w:szCs w:val="20"/>
              </w:rPr>
              <w:t>True measured laser clock frequency in Hz. This is the precise value used by the instrument and should be used for all timing calculations. Note: this field is unaligned (not at a multiple of 8 bytes).</w:t>
            </w:r>
          </w:p>
        </w:tc>
      </w:tr>
      <w:tr w:rsidR="000127D6" w14:paraId="5DE51A82"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7ADAE" w14:textId="77777777" w:rsidR="000127D6" w:rsidRDefault="00000000">
            <w:r>
              <w:rPr>
                <w:rFonts w:ascii="Courier New" w:eastAsia="Courier New" w:hAnsi="Courier New" w:cs="Courier New"/>
                <w:color w:val="8B0000"/>
                <w:sz w:val="18"/>
                <w:szCs w:val="18"/>
              </w:rPr>
              <w:t>0x50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EB291" w14:textId="77777777" w:rsidR="000127D6" w:rsidRDefault="00000000">
            <w:r>
              <w:rPr>
                <w:rFonts w:ascii="Courier New" w:eastAsia="Courier New" w:hAnsi="Courier New" w:cs="Courier New"/>
                <w:color w:val="8B0000"/>
                <w:sz w:val="18"/>
                <w:szCs w:val="18"/>
              </w:rPr>
              <w:t>float64 (LE)</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55406" w14:textId="77777777" w:rsidR="000127D6" w:rsidRDefault="00000000">
            <w:r>
              <w:rPr>
                <w:color w:val="000000"/>
                <w:sz w:val="20"/>
                <w:szCs w:val="20"/>
              </w:rPr>
              <w:t>Nominal laser clock frequency in Hz. A rounded value (e.g. 20,000,000 Hz exactly) that differs from the true clock by ~1%. Present in the header but should not be used for precision timing calculations.</w:t>
            </w:r>
          </w:p>
        </w:tc>
      </w:tr>
    </w:tbl>
    <w:p w14:paraId="3936CD23" w14:textId="77777777" w:rsidR="000127D6" w:rsidRDefault="00000000">
      <w:pPr>
        <w:spacing w:before="60" w:after="60"/>
      </w:pPr>
      <w:r>
        <w:t xml:space="preserve">Note: byte offset </w:t>
      </w:r>
      <w:r>
        <w:rPr>
          <w:rFonts w:ascii="Courier New" w:eastAsia="Courier New" w:hAnsi="Courier New" w:cs="Courier New"/>
          <w:color w:val="8B0000"/>
          <w:sz w:val="20"/>
          <w:szCs w:val="20"/>
        </w:rPr>
        <w:t>0x08</w:t>
      </w:r>
      <w:r>
        <w:t xml:space="preserve"> contains a float32 whose meaning is not yet determined. It is </w:t>
      </w:r>
      <w:r>
        <w:rPr>
          <w:b/>
          <w:bCs/>
        </w:rPr>
        <w:t>not</w:t>
      </w:r>
      <w:r>
        <w:t xml:space="preserve"> the macrotime period, bin width, or any directly meaningful timing parameter — do not rely on it.</w:t>
      </w:r>
    </w:p>
    <w:p w14:paraId="06687E60" w14:textId="77777777" w:rsidR="000127D6" w:rsidRDefault="00000000">
      <w:pPr>
        <w:pStyle w:val="Heading1"/>
      </w:pPr>
      <w:r>
        <w:t>4. Photon Data Region</w:t>
      </w:r>
    </w:p>
    <w:p w14:paraId="71C4E75D" w14:textId="77777777" w:rsidR="000127D6" w:rsidRDefault="00000000">
      <w:pPr>
        <w:pStyle w:val="Heading2"/>
      </w:pPr>
      <w:r>
        <w:t>4.1 Overall layout</w:t>
      </w:r>
    </w:p>
    <w:p w14:paraId="29ECC75C" w14:textId="77777777" w:rsidR="000127D6" w:rsidRDefault="00000000">
      <w:pPr>
        <w:spacing w:before="60" w:after="60"/>
      </w:pPr>
      <w:r>
        <w:t>The photon data region begins immediately after the header (at byte offset 0x400 = 1,024) and ends where the ASCII metadata block begins. It contains exactly four data blocks, stored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0127D6" w14:paraId="779EC7C5"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BA8CF89" w14:textId="77777777" w:rsidR="000127D6" w:rsidRDefault="00000000">
            <w:r>
              <w:rPr>
                <w:b/>
                <w:bCs/>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62EC70A" w14:textId="77777777" w:rsidR="000127D6" w:rsidRDefault="00000000">
            <w:r>
              <w:rPr>
                <w:b/>
                <w:bCs/>
                <w:sz w:val="20"/>
                <w:szCs w:val="20"/>
              </w:rPr>
              <w:t>Block</w:t>
            </w:r>
          </w:p>
        </w:tc>
        <w:tc>
          <w:tcPr>
            <w:tcW w:w="6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B967F4F" w14:textId="77777777" w:rsidR="000127D6" w:rsidRDefault="00000000">
            <w:r>
              <w:rPr>
                <w:b/>
                <w:bCs/>
                <w:sz w:val="20"/>
                <w:szCs w:val="20"/>
              </w:rPr>
              <w:t>Content</w:t>
            </w:r>
          </w:p>
        </w:tc>
      </w:tr>
      <w:tr w:rsidR="000127D6" w14:paraId="33FDDD52"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2DB1C" w14:textId="77777777" w:rsidR="000127D6" w:rsidRDefault="00000000">
            <w:r>
              <w:rPr>
                <w:color w:val="000000"/>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C9577" w14:textId="77777777" w:rsidR="000127D6" w:rsidRDefault="00000000">
            <w:r>
              <w:rPr>
                <w:color w:val="000000"/>
                <w:sz w:val="20"/>
                <w:szCs w:val="20"/>
              </w:rPr>
              <w:t>Ch0 macrotime differences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EDD56" w14:textId="77777777" w:rsidR="000127D6" w:rsidRDefault="00000000">
            <w:r>
              <w:rPr>
                <w:color w:val="000000"/>
                <w:sz w:val="20"/>
                <w:szCs w:val="20"/>
              </w:rPr>
              <w:t>One uint32 per Ch0 photon. The difference between this photon's macrotime and the previous Ch0 photon's macrotime, in laser clock cycles. Cumulative-sum these to recover absolute macrotimes.</w:t>
            </w:r>
          </w:p>
        </w:tc>
      </w:tr>
      <w:tr w:rsidR="000127D6" w14:paraId="7680101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06BA8" w14:textId="77777777" w:rsidR="000127D6" w:rsidRDefault="00000000">
            <w:r>
              <w:rPr>
                <w:color w:val="000000"/>
                <w:sz w:val="20"/>
                <w:szCs w:val="20"/>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ECFD7" w14:textId="77777777" w:rsidR="000127D6" w:rsidRDefault="00000000">
            <w:r>
              <w:rPr>
                <w:color w:val="000000"/>
                <w:sz w:val="20"/>
                <w:szCs w:val="20"/>
              </w:rPr>
              <w:t>Ch1 macrotime differences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853B4" w14:textId="77777777" w:rsidR="000127D6" w:rsidRDefault="00000000">
            <w:r>
              <w:rPr>
                <w:color w:val="000000"/>
                <w:sz w:val="20"/>
                <w:szCs w:val="20"/>
              </w:rPr>
              <w:t>One uint32 per Ch1 photon. The difference between this photon's macrotime and the previous Ch1 photon's macrotime, in laser clock cycles. Cumulative-sum these to recover absolute macrotimes.</w:t>
            </w:r>
          </w:p>
        </w:tc>
      </w:tr>
      <w:tr w:rsidR="000127D6" w14:paraId="355FD18B"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6D558" w14:textId="77777777" w:rsidR="000127D6" w:rsidRDefault="00000000">
            <w:r>
              <w:rPr>
                <w:color w:val="000000"/>
                <w:sz w:val="20"/>
                <w:szCs w:val="20"/>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35C6B" w14:textId="77777777" w:rsidR="000127D6" w:rsidRDefault="00000000">
            <w:r>
              <w:rPr>
                <w:color w:val="000000"/>
                <w:sz w:val="20"/>
                <w:szCs w:val="20"/>
              </w:rPr>
              <w:t>Ch0 microtimes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D71B3" w14:textId="77777777" w:rsidR="000127D6" w:rsidRDefault="00000000">
            <w:r>
              <w:rPr>
                <w:color w:val="000000"/>
                <w:sz w:val="20"/>
                <w:szCs w:val="20"/>
              </w:rPr>
              <w:t>One uint32 per Ch0 photon. TCSPC bin index (0 to MicroTime Resolution − 1).</w:t>
            </w:r>
          </w:p>
        </w:tc>
      </w:tr>
      <w:tr w:rsidR="000127D6" w14:paraId="608D378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6A274" w14:textId="77777777" w:rsidR="000127D6" w:rsidRDefault="00000000">
            <w:r>
              <w:rPr>
                <w:color w:val="000000"/>
                <w:sz w:val="20"/>
                <w:szCs w:val="20"/>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317A2" w14:textId="77777777" w:rsidR="000127D6" w:rsidRDefault="00000000">
            <w:r>
              <w:rPr>
                <w:color w:val="000000"/>
                <w:sz w:val="20"/>
                <w:szCs w:val="20"/>
              </w:rPr>
              <w:t>Ch1 microtimes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E4D02" w14:textId="77777777" w:rsidR="000127D6" w:rsidRDefault="00000000">
            <w:r>
              <w:rPr>
                <w:color w:val="000000"/>
                <w:sz w:val="20"/>
                <w:szCs w:val="20"/>
              </w:rPr>
              <w:t>One uint32 per Ch1 photon. TCSPC bin index (0 to MicroTime Resolution − 1).</w:t>
            </w:r>
          </w:p>
        </w:tc>
      </w:tr>
    </w:tbl>
    <w:p w14:paraId="2498A5F7" w14:textId="77777777" w:rsidR="000127D6" w:rsidRDefault="00000000">
      <w:pPr>
        <w:spacing w:before="60" w:after="60"/>
      </w:pPr>
      <w:r>
        <w:t>All values are 32-bit unsigned integers in little-endian byte order. Blocks 1 and 3 always contain the same number of values (the total number of Ch0 photon events), and likewise blocks 2 and 4 for Ch1.</w:t>
      </w:r>
    </w:p>
    <w:p w14:paraId="0F23BFBD" w14:textId="77777777" w:rsidR="000127D6" w:rsidRDefault="00000000">
      <w:pPr>
        <w:pStyle w:val="Heading2"/>
      </w:pPr>
      <w:del w:id="4" w:author="Claude" w:date="2026-06-16T00:00:00Z">
        <w:r>
          <w:delText>4.2 Sentinel markers and block boundaries</w:delText>
        </w:r>
      </w:del>
      <w:ins w:id="5" w:author="Claude" w:date="2026-06-16T00:00:00Z">
        <w:r>
          <w:t>4.2 Block length prefixes and boundaries</w:t>
        </w:r>
      </w:ins>
    </w:p>
    <w:p w14:paraId="697F6251" w14:textId="77777777" w:rsidR="000127D6" w:rsidRDefault="00000000">
      <w:pPr>
        <w:spacing w:before="60" w:after="60"/>
      </w:pPr>
      <w:r>
        <w:t>The four blocks are not stored end-to-end. Each block is preceded by a two-word preamble:</w:t>
      </w:r>
    </w:p>
    <w:p w14:paraId="56EBA127" w14:textId="77777777" w:rsidR="000127D6" w:rsidRDefault="00000000">
      <w:pPr>
        <w:pStyle w:val="ListParagraph"/>
        <w:numPr>
          <w:ilvl w:val="0"/>
          <w:numId w:val="2"/>
        </w:numPr>
        <w:spacing w:before="40" w:after="40"/>
      </w:pPr>
      <w:r>
        <w:rPr>
          <w:b/>
          <w:bCs/>
        </w:rPr>
        <w:t xml:space="preserve">Word 1: </w:t>
      </w:r>
      <w:del w:id="6" w:author="Claude" w:date="2026-06-16T00:00:00Z">
        <w:r>
          <w:delText>A large sentinel value (well above 1,000,000 ticks). These values are used to locate block boundaries because they are far larger than any physically realistic inter-photon arrival time.</w:delText>
        </w:r>
      </w:del>
      <w:ins w:id="7" w:author="Claude" w:date="2026-06-16T00:00:00Z">
        <w:r>
          <w:t>The block’s length in bytes, equal to 4 × (number of photons in the block) because each value is a 4-byte uint32. Dividing this prefix by 4 gives the photon count, which locates the end of the block exactly. This is a length prefix, not a magnitude sentinel: the values are typically only tens of thousands of ticks and are routinely exceeded by ordinary macrotime differences at low count rates, so they cannot be found by thresholding on size.</w:t>
        </w:r>
      </w:ins>
    </w:p>
    <w:p w14:paraId="28924C4E" w14:textId="77777777" w:rsidR="000127D6" w:rsidRDefault="00000000">
      <w:pPr>
        <w:pStyle w:val="ListParagraph"/>
        <w:numPr>
          <w:ilvl w:val="0"/>
          <w:numId w:val="2"/>
        </w:numPr>
        <w:spacing w:before="40" w:after="40"/>
      </w:pPr>
      <w:r>
        <w:rPr>
          <w:b/>
          <w:bCs/>
        </w:rPr>
        <w:t xml:space="preserve">Word 2: </w:t>
      </w:r>
      <w:r>
        <w:t>Zero (padding).</w:t>
      </w:r>
    </w:p>
    <w:p w14:paraId="0F861ED6" w14:textId="77777777" w:rsidR="000127D6" w:rsidRDefault="00000000">
      <w:pPr>
        <w:spacing w:before="60" w:after="60"/>
      </w:pPr>
      <w:r>
        <w:t>The complete layout of the data region, including all preambles, is:</w:t>
      </w:r>
    </w:p>
    <w:p w14:paraId="2759AAB2" w14:textId="77777777" w:rsidR="000127D6" w:rsidRDefault="00000000">
      <w:pPr>
        <w:spacing w:before="80" w:after="80"/>
      </w:pPr>
      <w:del w:id="8" w:author="Claude" w:date="2026-06-16T00:00:00Z">
        <w:r>
          <w:rPr>
            <w:rFonts w:ascii="Courier New" w:eastAsia="Courier New" w:hAnsi="Courier New" w:cs="Courier New"/>
            <w:sz w:val="18"/>
            <w:szCs w:val="18"/>
          </w:rPr>
          <w:lastRenderedPageBreak/>
          <w:delText>[sentinel] [0] [Ch0 macrotime differences…] [sentinel] [0] [Ch1 macrotime differences…] [sentinel] [0] [Ch0 microtimes…]           [sentinel] [0] [Ch1 microtimes…]</w:delText>
        </w:r>
      </w:del>
      <w:ins w:id="9" w:author="Claude" w:date="2026-06-16T00:00:00Z">
        <w:r>
          <w:rPr>
            <w:rFonts w:ascii="Courier New" w:eastAsia="Courier New" w:hAnsi="Courier New" w:cs="Courier New"/>
            <w:sz w:val="18"/>
            <w:szCs w:val="18"/>
          </w:rPr>
          <w:t>[4·n0] [0] [Ch0 macrotime differences…] [4·n1] [0] [Ch1 macrotime differences…] [4·n0] [0] [Ch0 microtimes…]           [4·n1] [0] [Ch1 microtimes…]</w:t>
        </w:r>
      </w:ins>
    </w:p>
    <w:p w14:paraId="35F635EC" w14:textId="77777777" w:rsidR="000127D6" w:rsidRDefault="00000000">
      <w:pPr>
        <w:spacing w:before="60" w:after="60"/>
      </w:pPr>
      <w:del w:id="10" w:author="Claude" w:date="2026-06-16T00:00:00Z">
        <w:r>
          <w:delText>Two distinct sentinel values appear: one is used to open each pair of same-channel blocks (macro then micro), and a different value separates Ch0 from Ch1 within each section. The same two values are reused consistently throughout the file.</w:delText>
        </w:r>
      </w:del>
      <w:ins w:id="11" w:author="Claude" w:date="2026-06-16T00:00:00Z">
        <w:r>
          <w:t>Two distinct prefix values appear because the two channels generally have different photon counts: every Ch0 block is preceded by 4·n0 and every Ch1 block by 4·n1, where n0 and n1 are the Ch0 and Ch1 photon counts. The same two values therefore recur consistently throughout the file. As an integrity check, the two macrotime prefixes must equal the two microtime prefixes (Ch0 macro = Ch0 micro, Ch1 macro = Ch1 micro).</w:t>
        </w:r>
      </w:ins>
    </w:p>
    <w:p w14:paraId="417F6E9C" w14:textId="77777777" w:rsidR="000127D6" w:rsidRDefault="00000000">
      <w:pPr>
        <w:spacing w:before="60" w:after="60"/>
      </w:pPr>
      <w:del w:id="12" w:author="Claude" w:date="2026-06-16T00:00:00Z">
        <w:r>
          <w:delText>A short footer (a handful of uint32 words below the sentinel threshold, followed by one final sentinel) appears after the last Ch1 microtime value. These footer bytes are not photon data and should be discarded. The safest approach is to trim each microtime block to the length already established by its corresponding macrotime block.</w:delText>
        </w:r>
      </w:del>
      <w:ins w:id="13" w:author="Claude" w:date="2026-06-16T00:00:00Z">
        <w:r>
          <w:t>A short footer (a handful of uint32 words, ending in a marker that introduces the ASCII metadata) appears after the last Ch1 microtime value. These footer bytes are not photon data and should be discarded. Because every block length is given explicitly by its prefix, no length guessing or trimming is required: read each prefix, divide by 4, read exactly that many values, then advance to the next prefix.</w:t>
        </w:r>
      </w:ins>
    </w:p>
    <w:p w14:paraId="50C32246" w14:textId="77777777" w:rsidR="000127D6" w:rsidRDefault="00000000">
      <w:pPr>
        <w:pStyle w:val="Heading2"/>
      </w:pPr>
      <w:r>
        <w:t>4.3 Macrotime encoding</w:t>
      </w:r>
    </w:p>
    <w:p w14:paraId="6906BBD5" w14:textId="77777777" w:rsidR="000127D6" w:rsidRDefault="00000000">
      <w:pPr>
        <w:spacing w:before="60" w:after="60"/>
      </w:pPr>
      <w:r>
        <w:t xml:space="preserve">The macrotime of a photon is the count of laser sync pulses (clock cycles) that have elapsed since the start of the measurement when that photon was detected. It is an </w:t>
      </w:r>
      <w:r>
        <w:rPr>
          <w:b/>
          <w:bCs/>
        </w:rPr>
        <w:t>absolute, monotonically increasing integer</w:t>
      </w:r>
      <w:r>
        <w:t xml:space="preserve"> that grows throughout the experiment. This is what the macrotime column in the plain-text export reports directly.</w:t>
      </w:r>
    </w:p>
    <w:p w14:paraId="4260C381" w14:textId="77777777" w:rsidR="000127D6" w:rsidRDefault="00000000">
      <w:pPr>
        <w:spacing w:before="60" w:after="60"/>
      </w:pPr>
      <w:r>
        <w:t xml:space="preserve">In the binary file, macrotimes are not stored as absolute values. Instead, each value stored is the </w:t>
      </w:r>
      <w:r>
        <w:rPr>
          <w:b/>
          <w:bCs/>
        </w:rPr>
        <w:t>difference</w:t>
      </w:r>
      <w:r>
        <w:t xml:space="preserve"> between that photon's macrotime and the previous photon's macrotime on the </w:t>
      </w:r>
      <w:r>
        <w:rPr>
          <w:b/>
          <w:bCs/>
        </w:rPr>
        <w:t>same channel</w:t>
      </w:r>
      <w:r>
        <w:t>. To recover the absolute macrotimes, compute the cumulative sum of these differences. The two representations contain identical information; the binary simply uses differences as a more compact encoding.</w:t>
      </w:r>
    </w:p>
    <w:p w14:paraId="1538FFA3" w14:textId="77777777" w:rsidR="000127D6" w:rsidRDefault="00000000">
      <w:pPr>
        <w:spacing w:before="60" w:after="60"/>
      </w:pPr>
      <w:r>
        <w:t xml:space="preserve">Absolute macrotime for photon </w:t>
      </w:r>
      <w:r>
        <w:rPr>
          <w:rFonts w:ascii="Courier New" w:eastAsia="Courier New" w:hAnsi="Courier New" w:cs="Courier New"/>
          <w:color w:val="8B0000"/>
          <w:sz w:val="20"/>
          <w:szCs w:val="20"/>
        </w:rPr>
        <w:t>i</w:t>
      </w:r>
      <w:r>
        <w:t xml:space="preserve"> on a channel:</w:t>
      </w:r>
    </w:p>
    <w:p w14:paraId="46B3C68A" w14:textId="77777777" w:rsidR="000127D6" w:rsidRDefault="00000000">
      <w:pPr>
        <w:spacing w:before="80" w:after="80"/>
      </w:pPr>
      <w:r>
        <w:rPr>
          <w:rFonts w:ascii="Courier New" w:eastAsia="Courier New" w:hAnsi="Courier New" w:cs="Courier New"/>
          <w:sz w:val="20"/>
          <w:szCs w:val="20"/>
        </w:rPr>
        <w:t>macrotime[i] = sum(differences[0..i])</w:t>
      </w:r>
    </w:p>
    <w:p w14:paraId="79D46A0E" w14:textId="77777777" w:rsidR="000127D6" w:rsidRDefault="00000000">
      <w:pPr>
        <w:spacing w:before="60" w:after="60"/>
      </w:pPr>
      <w:r>
        <w:t>Absolute arrival time in seconds:</w:t>
      </w:r>
    </w:p>
    <w:p w14:paraId="64F597B1" w14:textId="77777777" w:rsidR="000127D6" w:rsidRDefault="00000000">
      <w:pPr>
        <w:spacing w:before="80" w:after="80"/>
      </w:pPr>
      <w:r>
        <w:rPr>
          <w:rFonts w:ascii="Courier New" w:eastAsia="Courier New" w:hAnsi="Courier New" w:cs="Courier New"/>
          <w:sz w:val="20"/>
          <w:szCs w:val="20"/>
        </w:rPr>
        <w:t>t[i] = macrotime[i] / clock_hz</w:t>
      </w:r>
    </w:p>
    <w:p w14:paraId="3CC93DD6" w14:textId="77777777" w:rsidR="000127D6" w:rsidRDefault="00000000">
      <w:pPr>
        <w:spacing w:before="60" w:after="60"/>
      </w:pPr>
      <w:r>
        <w:t>Use the measured clock frequency from the plain-text export (“Laser Clock (Hz)” header line) rather than the nominal value from the binary header for accurate results.</w:t>
      </w:r>
    </w:p>
    <w:p w14:paraId="0F562119" w14:textId="77777777" w:rsidR="000127D6" w:rsidRDefault="00000000">
      <w:pPr>
        <w:pStyle w:val="Heading2"/>
      </w:pPr>
      <w:r>
        <w:t>4.4 Microtime encoding</w:t>
      </w:r>
    </w:p>
    <w:p w14:paraId="76407433" w14:textId="77777777" w:rsidR="000127D6" w:rsidRDefault="00000000">
      <w:pPr>
        <w:spacing w:before="60" w:after="60"/>
      </w:pPr>
      <w:r>
        <w:t xml:space="preserve">Each microtime value is a bin index in the range </w:t>
      </w:r>
      <w:r>
        <w:rPr>
          <w:rFonts w:ascii="Courier New" w:eastAsia="Courier New" w:hAnsi="Courier New" w:cs="Courier New"/>
          <w:color w:val="8B0000"/>
          <w:sz w:val="20"/>
          <w:szCs w:val="20"/>
        </w:rPr>
        <w:t>0</w:t>
      </w:r>
      <w:r>
        <w:t xml:space="preserve"> to </w:t>
      </w:r>
      <w:r>
        <w:rPr>
          <w:rFonts w:ascii="Courier New" w:eastAsia="Courier New" w:hAnsi="Courier New" w:cs="Courier New"/>
          <w:color w:val="8B0000"/>
          <w:sz w:val="20"/>
          <w:szCs w:val="20"/>
        </w:rPr>
        <w:t>MicroTime Resolution − 1</w:t>
      </w:r>
      <w:r>
        <w:t xml:space="preserve"> (typically 0–4095, i.e. 12-bit resolution). It indicates where within a single laser clock cycle the photon was detected.</w:t>
      </w:r>
    </w:p>
    <w:p w14:paraId="21B6CA9B" w14:textId="77777777" w:rsidR="000127D6" w:rsidRDefault="00000000">
      <w:pPr>
        <w:spacing w:before="60" w:after="60"/>
      </w:pPr>
      <w:r>
        <w:t>To convert a microtime bin index to nanoseconds:</w:t>
      </w:r>
    </w:p>
    <w:p w14:paraId="7C875C5E" w14:textId="77777777" w:rsidR="000127D6" w:rsidRDefault="00000000">
      <w:pPr>
        <w:spacing w:before="80" w:after="80"/>
      </w:pPr>
      <w:r>
        <w:rPr>
          <w:rFonts w:ascii="Courier New" w:eastAsia="Courier New" w:hAnsi="Courier New" w:cs="Courier New"/>
          <w:sz w:val="20"/>
          <w:szCs w:val="20"/>
        </w:rPr>
        <w:t>microtime_ns[i] = microtime_bin[i]  ×  laser_period_ns / MicroTime_Resolution</w:t>
      </w:r>
    </w:p>
    <w:p w14:paraId="6FEF8DF6" w14:textId="77777777" w:rsidR="000127D6" w:rsidRDefault="00000000">
      <w:pPr>
        <w:spacing w:before="60" w:after="60"/>
      </w:pPr>
      <w:r>
        <w:t xml:space="preserve">where </w:t>
      </w:r>
      <w:r>
        <w:rPr>
          <w:rFonts w:ascii="Courier New" w:eastAsia="Courier New" w:hAnsi="Courier New" w:cs="Courier New"/>
          <w:color w:val="8B0000"/>
          <w:sz w:val="20"/>
          <w:szCs w:val="20"/>
        </w:rPr>
        <w:t>laser_period_ns = 1e9 / clock_hz</w:t>
      </w:r>
      <w:r>
        <w:t xml:space="preserve"> and </w:t>
      </w:r>
      <w:r>
        <w:rPr>
          <w:rFonts w:ascii="Courier New" w:eastAsia="Courier New" w:hAnsi="Courier New" w:cs="Courier New"/>
          <w:color w:val="8B0000"/>
          <w:sz w:val="20"/>
          <w:szCs w:val="20"/>
        </w:rPr>
        <w:t>MicroTime_Resolution</w:t>
      </w:r>
      <w:r>
        <w:t xml:space="preserve"> is given in the plain-text export header.</w:t>
      </w:r>
    </w:p>
    <w:p w14:paraId="54261478" w14:textId="77777777" w:rsidR="000127D6" w:rsidRDefault="00000000">
      <w:pPr>
        <w:spacing w:before="60" w:after="60"/>
      </w:pPr>
      <w:r>
        <w:t>Microtimes are absolute bin indices, not deltas. Each photon’s macrotime delta and microtime bin are stored in completely separate blocks, but they share the same positional index: the i’th macrotime delta and the i’th microtime value belong to the same photon.</w:t>
      </w:r>
    </w:p>
    <w:p w14:paraId="53EC3468" w14:textId="77777777" w:rsidR="000127D6" w:rsidRDefault="00000000">
      <w:pPr>
        <w:pStyle w:val="Heading2"/>
      </w:pPr>
      <w:r>
        <w:t>4.5 Channel numbering convention</w:t>
      </w:r>
    </w:p>
    <w:p w14:paraId="27A35A71" w14:textId="77777777" w:rsidR="000127D6" w:rsidRDefault="00000000">
      <w:pPr>
        <w:spacing w:before="60" w:after="60"/>
      </w:pPr>
      <w:r>
        <w:t xml:space="preserve">The two detection channels are indexed as </w:t>
      </w:r>
      <w:r>
        <w:rPr>
          <w:b/>
          <w:bCs/>
        </w:rPr>
        <w:t>Ch0 and Ch1</w:t>
      </w:r>
      <w:r>
        <w:t xml:space="preserve"> in the binary file. In the plain-text export and in the instrument software, these correspond to </w:t>
      </w:r>
      <w:r>
        <w:rPr>
          <w:b/>
          <w:bCs/>
        </w:rPr>
        <w:t>Channel 1 and Channel 2 PMT</w:t>
      </w:r>
      <w:r>
        <w:t xml:space="preserve"> respectively (i.e. the binary index is zero-based, the instrument label is one-based).</w:t>
      </w:r>
    </w:p>
    <w:p w14:paraId="40D160AA" w14:textId="77777777" w:rsidR="000127D6" w:rsidRDefault="00000000">
      <w:pPr>
        <w:pStyle w:val="Heading1"/>
      </w:pPr>
      <w:r>
        <w:lastRenderedPageBreak/>
        <w:t>5. ASCII Metadata Block</w:t>
      </w:r>
    </w:p>
    <w:p w14:paraId="3B763BC4" w14:textId="77777777" w:rsidR="000127D6" w:rsidRDefault="00000000">
      <w:pPr>
        <w:spacing w:before="60" w:after="60"/>
      </w:pPr>
      <w:r>
        <w:t>A plain-text block is appended at the very end of the file. It is encoded in UTF-8 and uses Windows-style CRLF line endings. The block uses an INI-like structure with bracketed section headings and tab-separated key–value pairs.</w:t>
      </w:r>
    </w:p>
    <w:p w14:paraId="41DF9828" w14:textId="77777777" w:rsidR="000127D6" w:rsidRDefault="00000000">
      <w:pPr>
        <w:spacing w:before="60" w:after="60"/>
      </w:pPr>
      <w:r>
        <w:t>Fields confirmed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27D6" w14:paraId="24B2B0D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9DD1B16" w14:textId="77777777" w:rsidR="000127D6" w:rsidRDefault="00000000">
            <w:r>
              <w:rPr>
                <w:b/>
                <w:bCs/>
                <w:sz w:val="20"/>
                <w:szCs w:val="20"/>
              </w:rPr>
              <w:t>Field / Section</w:t>
            </w:r>
          </w:p>
        </w:tc>
        <w:tc>
          <w:tcPr>
            <w:tcW w:w="6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264EBB0" w14:textId="77777777" w:rsidR="000127D6" w:rsidRDefault="00000000">
            <w:r>
              <w:rPr>
                <w:b/>
                <w:bCs/>
                <w:sz w:val="20"/>
                <w:szCs w:val="20"/>
              </w:rPr>
              <w:t>Content</w:t>
            </w:r>
          </w:p>
        </w:tc>
      </w:tr>
      <w:tr w:rsidR="000127D6" w14:paraId="77BB40B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69273" w14:textId="77777777" w:rsidR="000127D6" w:rsidRDefault="00000000">
            <w:r>
              <w:rPr>
                <w:rFonts w:ascii="Courier New" w:eastAsia="Courier New" w:hAnsi="Courier New" w:cs="Courier New"/>
                <w:color w:val="8B0000"/>
                <w:sz w:val="18"/>
                <w:szCs w:val="18"/>
              </w:rPr>
              <w:t>[Excitation Laser]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D3306" w14:textId="77777777" w:rsidR="000127D6" w:rsidRDefault="00000000">
            <w:r>
              <w:rPr>
                <w:color w:val="000000"/>
                <w:sz w:val="20"/>
                <w:szCs w:val="20"/>
              </w:rPr>
              <w:t>Laser wavelength and power.</w:t>
            </w:r>
          </w:p>
        </w:tc>
      </w:tr>
      <w:tr w:rsidR="000127D6" w14:paraId="2C6BF56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EE75A" w14:textId="77777777" w:rsidR="000127D6" w:rsidRDefault="00000000">
            <w:r>
              <w:rPr>
                <w:rFonts w:ascii="Courier New" w:eastAsia="Courier New" w:hAnsi="Courier New" w:cs="Courier New"/>
                <w:color w:val="8B0000"/>
                <w:sz w:val="18"/>
                <w:szCs w:val="18"/>
              </w:rPr>
              <w:t>[Excitation Dichroic]</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E4223" w14:textId="77777777" w:rsidR="000127D6" w:rsidRDefault="00000000">
            <w:r>
              <w:rPr>
                <w:color w:val="000000"/>
                <w:sz w:val="20"/>
                <w:szCs w:val="20"/>
              </w:rPr>
              <w:t>Dichroic mirror specification for the excitation path.</w:t>
            </w:r>
          </w:p>
        </w:tc>
      </w:tr>
      <w:tr w:rsidR="000127D6" w14:paraId="164F21C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27591" w14:textId="77777777" w:rsidR="000127D6" w:rsidRDefault="00000000">
            <w:r>
              <w:rPr>
                <w:rFonts w:ascii="Courier New" w:eastAsia="Courier New" w:hAnsi="Courier New" w:cs="Courier New"/>
                <w:color w:val="8B0000"/>
                <w:sz w:val="18"/>
                <w:szCs w:val="18"/>
              </w:rPr>
              <w:t>[Emission Dichroic]</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523E8" w14:textId="77777777" w:rsidR="000127D6" w:rsidRDefault="00000000">
            <w:r>
              <w:rPr>
                <w:color w:val="000000"/>
                <w:sz w:val="20"/>
                <w:szCs w:val="20"/>
              </w:rPr>
              <w:t>Dichroic mirror specification for the emission path (e.g. 50/50 beam splitter).</w:t>
            </w:r>
          </w:p>
        </w:tc>
      </w:tr>
      <w:tr w:rsidR="000127D6" w14:paraId="0994825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05085" w14:textId="77777777" w:rsidR="000127D6" w:rsidRDefault="00000000">
            <w:r>
              <w:rPr>
                <w:rFonts w:ascii="Courier New" w:eastAsia="Courier New" w:hAnsi="Courier New" w:cs="Courier New"/>
                <w:color w:val="8B0000"/>
                <w:sz w:val="18"/>
                <w:szCs w:val="18"/>
              </w:rPr>
              <w:t>[Detection Channels] &gt; [Ch1], [Ch2]</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DEE1B" w14:textId="77777777" w:rsidR="000127D6" w:rsidRDefault="00000000">
            <w:r>
              <w:rPr>
                <w:color w:val="000000"/>
                <w:sz w:val="20"/>
                <w:szCs w:val="20"/>
              </w:rPr>
              <w:t>Per-channel: emission filter, pinhole size, detector type, detector module, and gain.</w:t>
            </w:r>
          </w:p>
        </w:tc>
      </w:tr>
      <w:tr w:rsidR="000127D6" w14:paraId="5396C85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7FE52" w14:textId="77777777" w:rsidR="000127D6" w:rsidRDefault="00000000">
            <w:r>
              <w:rPr>
                <w:rFonts w:ascii="Courier New" w:eastAsia="Courier New" w:hAnsi="Courier New" w:cs="Courier New"/>
                <w:color w:val="8B0000"/>
                <w:sz w:val="18"/>
                <w:szCs w:val="18"/>
              </w:rPr>
              <w:t>[Microscope]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45FAA" w14:textId="77777777" w:rsidR="000127D6" w:rsidRDefault="00000000">
            <w:r>
              <w:rPr>
                <w:color w:val="000000"/>
                <w:sz w:val="20"/>
                <w:szCs w:val="20"/>
              </w:rPr>
              <w:t>Objective magnification.</w:t>
            </w:r>
          </w:p>
        </w:tc>
      </w:tr>
      <w:tr w:rsidR="000127D6" w14:paraId="693E6E1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155D3" w14:textId="77777777" w:rsidR="000127D6" w:rsidRDefault="00000000">
            <w:r>
              <w:rPr>
                <w:rFonts w:ascii="Courier New" w:eastAsia="Courier New" w:hAnsi="Courier New" w:cs="Courier New"/>
                <w:color w:val="8B0000"/>
                <w:sz w:val="18"/>
                <w:szCs w:val="18"/>
              </w:rPr>
              <w:t>[Experiment Time Stamp]</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668C8" w14:textId="77777777" w:rsidR="000127D6" w:rsidRDefault="00000000">
            <w:r>
              <w:rPr>
                <w:color w:val="000000"/>
                <w:sz w:val="20"/>
                <w:szCs w:val="20"/>
              </w:rPr>
              <w:t>Date and time of the measurement (inline value on the section header line).</w:t>
            </w:r>
          </w:p>
        </w:tc>
      </w:tr>
    </w:tbl>
    <w:p w14:paraId="1B113880" w14:textId="77777777" w:rsidR="000127D6" w:rsidRDefault="00000000">
      <w:pPr>
        <w:spacing w:before="60" w:after="60"/>
      </w:pPr>
      <w:r>
        <w:t>Note: the metadata block is UTF-8. If it is mistakenly decoded as Latin-1, the two UTF-8 bytes for µ (</w:t>
      </w:r>
      <w:r>
        <w:rPr>
          <w:rFonts w:ascii="Courier New" w:eastAsia="Courier New" w:hAnsi="Courier New" w:cs="Courier New"/>
          <w:color w:val="8B0000"/>
          <w:sz w:val="20"/>
          <w:szCs w:val="20"/>
        </w:rPr>
        <w:t>0xC2 0xB5</w:t>
      </w:r>
      <w:r>
        <w:t>) will be misread as the two Latin-1 characters Â and µ, producing the garbled sequence Âµ. The fix is simply to decode as UTF-8.</w:t>
      </w:r>
    </w:p>
    <w:p w14:paraId="7EB1546C" w14:textId="77777777" w:rsidR="000127D6" w:rsidRDefault="00000000">
      <w:pPr>
        <w:pStyle w:val="Heading1"/>
      </w:pPr>
      <w:r>
        <w:t>6. Plain-Text Export Format</w:t>
      </w:r>
    </w:p>
    <w:p w14:paraId="7400AFD6" w14:textId="77777777" w:rsidR="000127D6" w:rsidRDefault="00000000">
      <w:pPr>
        <w:spacing w:before="60" w:after="60"/>
      </w:pPr>
      <w:r>
        <w:t>The acquisition software can export an equivalent file as tab-delimited plain text. This format is lossless with respect to the binary (the binary is primary; the text is derived from it). The text file provides a useful cross-check and also supplies the precisely measured clock frequency.</w:t>
      </w:r>
    </w:p>
    <w:p w14:paraId="5966A7A4" w14:textId="77777777" w:rsidR="000127D6" w:rsidRDefault="00000000">
      <w:pPr>
        <w:pStyle w:val="Heading2"/>
      </w:pPr>
      <w:r>
        <w:t>6.1 Header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27D6" w14:paraId="7683358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23A2501" w14:textId="77777777" w:rsidR="000127D6" w:rsidRDefault="00000000">
            <w:r>
              <w:rPr>
                <w:b/>
                <w:bCs/>
                <w:sz w:val="20"/>
                <w:szCs w:val="20"/>
              </w:rPr>
              <w:t>Line</w:t>
            </w:r>
          </w:p>
        </w:tc>
        <w:tc>
          <w:tcPr>
            <w:tcW w:w="65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BAA7CD2" w14:textId="77777777" w:rsidR="000127D6" w:rsidRDefault="00000000">
            <w:r>
              <w:rPr>
                <w:b/>
                <w:bCs/>
                <w:sz w:val="20"/>
                <w:szCs w:val="20"/>
              </w:rPr>
              <w:t>Content</w:t>
            </w:r>
          </w:p>
        </w:tc>
      </w:tr>
      <w:tr w:rsidR="000127D6" w14:paraId="6DE90C5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EFC2" w14:textId="77777777" w:rsidR="000127D6" w:rsidRDefault="00000000">
            <w:r>
              <w:rPr>
                <w:rFonts w:ascii="Courier New" w:eastAsia="Courier New" w:hAnsi="Courier New" w:cs="Courier New"/>
                <w:color w:val="8B0000"/>
                <w:sz w:val="18"/>
                <w:szCs w:val="18"/>
              </w:rPr>
              <w:t>Laser Clock (Hz) = …</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2A10B" w14:textId="77777777" w:rsidR="000127D6" w:rsidRDefault="00000000">
            <w:r>
              <w:rPr>
                <w:color w:val="000000"/>
                <w:sz w:val="20"/>
                <w:szCs w:val="20"/>
              </w:rPr>
              <w:t>Measured laser clock frequency in Hz. Use this value (not the binary header’s rounded value) for accurate timing.</w:t>
            </w:r>
          </w:p>
        </w:tc>
      </w:tr>
      <w:tr w:rsidR="000127D6" w14:paraId="185B15A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B74A5" w14:textId="77777777" w:rsidR="000127D6" w:rsidRDefault="00000000">
            <w:r>
              <w:rPr>
                <w:rFonts w:ascii="Courier New" w:eastAsia="Courier New" w:hAnsi="Courier New" w:cs="Courier New"/>
                <w:color w:val="8B0000"/>
                <w:sz w:val="18"/>
                <w:szCs w:val="18"/>
              </w:rPr>
              <w:t>MacroTime(ns) = …</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6AE57" w14:textId="77777777" w:rsidR="000127D6" w:rsidRDefault="00000000">
            <w:r>
              <w:rPr>
                <w:color w:val="000000"/>
                <w:sz w:val="20"/>
                <w:szCs w:val="20"/>
              </w:rPr>
              <w:t>Duration of one laser clock cycle in nanoseconds (= 1 / clock_hz × 10⁹).</w:t>
            </w:r>
          </w:p>
        </w:tc>
      </w:tr>
      <w:tr w:rsidR="000127D6" w14:paraId="2497D0A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962AE" w14:textId="77777777" w:rsidR="000127D6" w:rsidRDefault="00000000">
            <w:r>
              <w:rPr>
                <w:rFonts w:ascii="Courier New" w:eastAsia="Courier New" w:hAnsi="Courier New" w:cs="Courier New"/>
                <w:color w:val="8B0000"/>
                <w:sz w:val="18"/>
                <w:szCs w:val="18"/>
              </w:rPr>
              <w:t>MicroTime Resolution = …</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B98F4" w14:textId="77777777" w:rsidR="000127D6" w:rsidRDefault="00000000">
            <w:r>
              <w:rPr>
                <w:color w:val="000000"/>
                <w:sz w:val="20"/>
                <w:szCs w:val="20"/>
              </w:rPr>
              <w:t>Number of TCSPC bins per laser clock cycle (typically 4096).</w:t>
            </w:r>
          </w:p>
        </w:tc>
      </w:tr>
    </w:tbl>
    <w:p w14:paraId="6F2BCAC3" w14:textId="77777777" w:rsidR="000127D6" w:rsidRDefault="00000000">
      <w:pPr>
        <w:pStyle w:val="Heading2"/>
      </w:pPr>
      <w:r>
        <w:t>6.2 Data columns</w:t>
      </w:r>
    </w:p>
    <w:p w14:paraId="7E0E9AF7" w14:textId="77777777" w:rsidR="000127D6" w:rsidRDefault="00000000">
      <w:pPr>
        <w:spacing w:before="60" w:after="60"/>
      </w:pPr>
      <w:r>
        <w:t>Each subsequent row represents one detected photon: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6760"/>
      </w:tblGrid>
      <w:tr w:rsidR="000127D6" w14:paraId="47C0829B"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15BE6F3" w14:textId="77777777" w:rsidR="000127D6" w:rsidRDefault="00000000">
            <w:r>
              <w:rPr>
                <w:b/>
                <w:bCs/>
                <w:sz w:val="20"/>
                <w:szCs w:val="20"/>
              </w:rPr>
              <w:t>Col</w:t>
            </w:r>
          </w:p>
        </w:tc>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DB7BD71" w14:textId="77777777" w:rsidR="000127D6" w:rsidRDefault="00000000">
            <w:r>
              <w:rPr>
                <w:b/>
                <w:bCs/>
                <w:sz w:val="20"/>
                <w:szCs w:val="20"/>
              </w:rPr>
              <w:t>Name</w:t>
            </w:r>
          </w:p>
        </w:tc>
        <w:tc>
          <w:tcPr>
            <w:tcW w:w="67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CEB3E43" w14:textId="77777777" w:rsidR="000127D6" w:rsidRDefault="00000000">
            <w:r>
              <w:rPr>
                <w:b/>
                <w:bCs/>
                <w:sz w:val="20"/>
                <w:szCs w:val="20"/>
              </w:rPr>
              <w:t>Content</w:t>
            </w:r>
          </w:p>
        </w:tc>
      </w:tr>
      <w:tr w:rsidR="000127D6" w14:paraId="3CB5C28C"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F4E39" w14:textId="77777777" w:rsidR="000127D6" w:rsidRDefault="00000000">
            <w:r>
              <w:rPr>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8B959" w14:textId="77777777" w:rsidR="000127D6" w:rsidRDefault="00000000">
            <w:r>
              <w:rPr>
                <w:rFonts w:ascii="Courier New" w:eastAsia="Courier New" w:hAnsi="Courier New" w:cs="Courier New"/>
                <w:color w:val="8B0000"/>
                <w:sz w:val="18"/>
                <w:szCs w:val="18"/>
              </w:rPr>
              <w:t>Record#</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B6099" w14:textId="77777777" w:rsidR="000127D6" w:rsidRDefault="00000000">
            <w:r>
              <w:rPr>
                <w:color w:val="000000"/>
                <w:sz w:val="20"/>
                <w:szCs w:val="20"/>
              </w:rPr>
              <w:t>Sequential photon count (redundant with line number).</w:t>
            </w:r>
          </w:p>
        </w:tc>
      </w:tr>
      <w:tr w:rsidR="000127D6" w14:paraId="6D3B4DA5"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53D2B" w14:textId="77777777" w:rsidR="000127D6" w:rsidRDefault="00000000">
            <w:r>
              <w:rPr>
                <w:color w:val="000000"/>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858F7" w14:textId="77777777" w:rsidR="000127D6" w:rsidRDefault="00000000">
            <w:r>
              <w:rPr>
                <w:rFonts w:ascii="Courier New" w:eastAsia="Courier New" w:hAnsi="Courier New" w:cs="Courier New"/>
                <w:color w:val="8B0000"/>
                <w:sz w:val="18"/>
                <w:szCs w:val="18"/>
              </w:rPr>
              <w:t>T2Record</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9B401" w14:textId="77777777" w:rsidR="000127D6" w:rsidRDefault="00000000">
            <w:r>
              <w:rPr>
                <w:color w:val="000000"/>
                <w:sz w:val="20"/>
                <w:szCs w:val="20"/>
              </w:rPr>
              <w:t xml:space="preserve">Purpose unknown. Always zero in observed data. One plausible interpretation is that this is a boolean flag indicating whether the record is </w:t>
            </w:r>
            <w:r>
              <w:rPr>
                <w:color w:val="000000"/>
                <w:sz w:val="20"/>
                <w:szCs w:val="20"/>
              </w:rPr>
              <w:lastRenderedPageBreak/>
              <w:t>in T2 mode (0 = no, i.e. T3 mode; 1 = yes, T2 mode), which would be consistent with the data always being collected in T3 mode. This remains speculative.</w:t>
            </w:r>
          </w:p>
        </w:tc>
      </w:tr>
      <w:tr w:rsidR="000127D6" w14:paraId="56CB38F9"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EB77E" w14:textId="77777777" w:rsidR="000127D6" w:rsidRDefault="00000000">
            <w:r>
              <w:rPr>
                <w:color w:val="000000"/>
                <w:sz w:val="20"/>
                <w:szCs w:val="20"/>
              </w:rPr>
              <w:lastRenderedPageBreak/>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21CB1" w14:textId="77777777" w:rsidR="000127D6" w:rsidRDefault="00000000">
            <w:r>
              <w:rPr>
                <w:rFonts w:ascii="Courier New" w:eastAsia="Courier New" w:hAnsi="Courier New" w:cs="Courier New"/>
                <w:color w:val="8B0000"/>
                <w:sz w:val="18"/>
                <w:szCs w:val="18"/>
              </w:rPr>
              <w:t>Channel</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36375" w14:textId="77777777" w:rsidR="000127D6" w:rsidRDefault="00000000">
            <w:r>
              <w:rPr>
                <w:color w:val="000000"/>
                <w:sz w:val="20"/>
                <w:szCs w:val="20"/>
              </w:rPr>
              <w:t>Detection channel. Reported as "CHN   0" or "CHN   1" (not a plain integer). 0 = Ch0 (Channel 1 PMT); 1 = Ch1 (Channel 2 PMT).</w:t>
            </w:r>
          </w:p>
        </w:tc>
      </w:tr>
      <w:tr w:rsidR="000127D6" w14:paraId="34DF3823"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58E82" w14:textId="77777777" w:rsidR="000127D6" w:rsidRDefault="00000000">
            <w:r>
              <w:rPr>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8FA33" w14:textId="77777777" w:rsidR="000127D6" w:rsidRDefault="00000000">
            <w:r>
              <w:rPr>
                <w:rFonts w:ascii="Courier New" w:eastAsia="Courier New" w:hAnsi="Courier New" w:cs="Courier New"/>
                <w:color w:val="8B0000"/>
                <w:sz w:val="18"/>
                <w:szCs w:val="18"/>
              </w:rPr>
              <w:t>True Time (ns)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362BA" w14:textId="77777777" w:rsidR="000127D6" w:rsidRDefault="00000000">
            <w:r>
              <w:rPr>
                <w:color w:val="000000"/>
                <w:sz w:val="20"/>
                <w:szCs w:val="20"/>
              </w:rPr>
              <w:t>Absolute photon arrival time in nanoseconds, pre-computed from macrotime and clock frequency.</w:t>
            </w:r>
          </w:p>
        </w:tc>
      </w:tr>
      <w:tr w:rsidR="000127D6" w14:paraId="32274BFA"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963E3" w14:textId="77777777" w:rsidR="000127D6" w:rsidRDefault="00000000">
            <w:r>
              <w:rPr>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9FF1D" w14:textId="77777777" w:rsidR="000127D6" w:rsidRDefault="00000000">
            <w:r>
              <w:rPr>
                <w:rFonts w:ascii="Courier New" w:eastAsia="Courier New" w:hAnsi="Courier New" w:cs="Courier New"/>
                <w:color w:val="8B0000"/>
                <w:sz w:val="18"/>
                <w:szCs w:val="18"/>
              </w:rPr>
              <w:t>Macrotime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CDAEB" w14:textId="77777777" w:rsidR="000127D6" w:rsidRDefault="00000000">
            <w:r>
              <w:rPr>
                <w:color w:val="000000"/>
                <w:sz w:val="20"/>
                <w:szCs w:val="20"/>
              </w:rPr>
              <w:t>Absolute laser clock cycle count for this photon (cumulative, not a delta).</w:t>
            </w:r>
          </w:p>
        </w:tc>
      </w:tr>
      <w:tr w:rsidR="000127D6" w14:paraId="77AF55F4"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A9129" w14:textId="77777777" w:rsidR="000127D6" w:rsidRDefault="00000000">
            <w:r>
              <w:rPr>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F957B" w14:textId="77777777" w:rsidR="000127D6" w:rsidRDefault="00000000">
            <w:r>
              <w:rPr>
                <w:rFonts w:ascii="Courier New" w:eastAsia="Courier New" w:hAnsi="Courier New" w:cs="Courier New"/>
                <w:color w:val="8B0000"/>
                <w:sz w:val="18"/>
                <w:szCs w:val="18"/>
              </w:rPr>
              <w:t>Microtime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66360" w14:textId="77777777" w:rsidR="000127D6" w:rsidRDefault="00000000">
            <w:r>
              <w:rPr>
                <w:color w:val="000000"/>
                <w:sz w:val="20"/>
                <w:szCs w:val="20"/>
              </w:rPr>
              <w:t>TCSPC bin index (0 to MicroTime Resolution − 1) indicating arrival time within the laser cycle.</w:t>
            </w:r>
          </w:p>
        </w:tc>
      </w:tr>
    </w:tbl>
    <w:p w14:paraId="1C816A0E" w14:textId="77777777" w:rsidR="000127D6" w:rsidRDefault="00000000">
      <w:pPr>
        <w:spacing w:before="60" w:after="60"/>
      </w:pPr>
      <w:r>
        <w:t xml:space="preserve">Note: the macrotime column in the text file reports the </w:t>
      </w:r>
      <w:r>
        <w:rPr>
          <w:b/>
          <w:bCs/>
        </w:rPr>
        <w:t>absolute</w:t>
      </w:r>
      <w:r>
        <w:t xml:space="preserve"> laser cycle count for each photon directly. The binary file stores the </w:t>
      </w:r>
      <w:r>
        <w:rPr>
          <w:b/>
          <w:bCs/>
        </w:rPr>
        <w:t>difference</w:t>
      </w:r>
      <w:r>
        <w:t xml:space="preserve"> between each photon's macrotime and the previous photon's macrotime on the same channel. Both representations contain identical information and are interconvertible.</w:t>
      </w:r>
    </w:p>
    <w:p w14:paraId="2BCE4AAB" w14:textId="77777777" w:rsidR="000127D6" w:rsidRDefault="00000000">
      <w:pPr>
        <w:pStyle w:val="Heading1"/>
      </w:pPr>
      <w:r>
        <w:t>7. Key Derived Quantities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127D6" w14:paraId="33C4F9DF"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41342B6" w14:textId="77777777" w:rsidR="000127D6" w:rsidRDefault="00000000">
            <w:r>
              <w:rPr>
                <w:b/>
                <w:bCs/>
                <w:sz w:val="20"/>
                <w:szCs w:val="20"/>
              </w:rPr>
              <w:t>Quantity</w:t>
            </w:r>
          </w:p>
        </w:tc>
        <w:tc>
          <w:tcPr>
            <w:tcW w:w="67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1F309A0" w14:textId="77777777" w:rsidR="000127D6" w:rsidRDefault="00000000">
            <w:r>
              <w:rPr>
                <w:b/>
                <w:bCs/>
                <w:sz w:val="20"/>
                <w:szCs w:val="20"/>
              </w:rPr>
              <w:t>Formula</w:t>
            </w:r>
          </w:p>
        </w:tc>
      </w:tr>
      <w:tr w:rsidR="000127D6" w14:paraId="2366AC47"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2A313" w14:textId="77777777" w:rsidR="000127D6" w:rsidRDefault="00000000">
            <w:r>
              <w:rPr>
                <w:color w:val="000000"/>
                <w:sz w:val="20"/>
                <w:szCs w:val="20"/>
              </w:rPr>
              <w:t>Laser period (ns)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6D92F" w14:textId="77777777" w:rsidR="000127D6" w:rsidRDefault="00000000">
            <w:r>
              <w:rPr>
                <w:rFonts w:ascii="Courier New" w:eastAsia="Courier New" w:hAnsi="Courier New" w:cs="Courier New"/>
                <w:color w:val="8B0000"/>
                <w:sz w:val="18"/>
                <w:szCs w:val="18"/>
              </w:rPr>
              <w:t>1e9 / clock_hz</w:t>
            </w:r>
          </w:p>
        </w:tc>
      </w:tr>
      <w:tr w:rsidR="000127D6" w14:paraId="240AA84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BEF38" w14:textId="77777777" w:rsidR="000127D6" w:rsidRDefault="00000000">
            <w:r>
              <w:rPr>
                <w:color w:val="000000"/>
                <w:sz w:val="20"/>
                <w:szCs w:val="20"/>
              </w:rPr>
              <w:t>Microtime bin width (ns)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4FF80" w14:textId="77777777" w:rsidR="000127D6" w:rsidRDefault="00000000">
            <w:r>
              <w:rPr>
                <w:rFonts w:ascii="Courier New" w:eastAsia="Courier New" w:hAnsi="Courier New" w:cs="Courier New"/>
                <w:color w:val="8B0000"/>
                <w:sz w:val="18"/>
                <w:szCs w:val="18"/>
              </w:rPr>
              <w:t>laser_period_ns / MicroTime_Resolution</w:t>
            </w:r>
          </w:p>
        </w:tc>
      </w:tr>
      <w:tr w:rsidR="000127D6" w14:paraId="25BAB3F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61F94" w14:textId="77777777" w:rsidR="000127D6" w:rsidRDefault="00000000">
            <w:r>
              <w:rPr>
                <w:color w:val="000000"/>
                <w:sz w:val="20"/>
                <w:szCs w:val="20"/>
              </w:rPr>
              <w:t>Photon arrival time (s)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659AA" w14:textId="77777777" w:rsidR="000127D6" w:rsidRDefault="00000000">
            <w:r>
              <w:rPr>
                <w:rFonts w:ascii="Courier New" w:eastAsia="Courier New" w:hAnsi="Courier New" w:cs="Courier New"/>
                <w:color w:val="8B0000"/>
                <w:sz w:val="18"/>
                <w:szCs w:val="18"/>
              </w:rPr>
              <w:t>macrotime[i] / clock_hz  (binary: cumsum(differences)[i] / clock_hz)</w:t>
            </w:r>
          </w:p>
        </w:tc>
      </w:tr>
      <w:tr w:rsidR="000127D6" w14:paraId="7DF4AD68"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7B39A" w14:textId="77777777" w:rsidR="000127D6" w:rsidRDefault="00000000">
            <w:r>
              <w:rPr>
                <w:color w:val="000000"/>
                <w:sz w:val="20"/>
                <w:szCs w:val="20"/>
              </w:rPr>
              <w:t>Photon arrival time within cycle (ns)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1C163" w14:textId="77777777" w:rsidR="000127D6" w:rsidRDefault="00000000">
            <w:r>
              <w:rPr>
                <w:rFonts w:ascii="Courier New" w:eastAsia="Courier New" w:hAnsi="Courier New" w:cs="Courier New"/>
                <w:color w:val="8B0000"/>
                <w:sz w:val="18"/>
                <w:szCs w:val="18"/>
              </w:rPr>
              <w:t>microtime_bin[i] × laser_period_ns / MicroTime_Resolution</w:t>
            </w:r>
          </w:p>
        </w:tc>
      </w:tr>
      <w:tr w:rsidR="000127D6" w14:paraId="1BDBC68A"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D62B2" w14:textId="77777777" w:rsidR="000127D6" w:rsidRDefault="00000000">
            <w:r>
              <w:rPr>
                <w:color w:val="000000"/>
                <w:sz w:val="20"/>
                <w:szCs w:val="20"/>
              </w:rPr>
              <w:t>Mean count rate per channel (Hz)</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02081" w14:textId="77777777" w:rsidR="000127D6" w:rsidRDefault="00000000">
            <w:r>
              <w:rPr>
                <w:rFonts w:ascii="Courier New" w:eastAsia="Courier New" w:hAnsi="Courier New" w:cs="Courier New"/>
                <w:color w:val="8B0000"/>
                <w:sz w:val="18"/>
                <w:szCs w:val="18"/>
              </w:rPr>
              <w:t>n_photons / total_duration_s</w:t>
            </w:r>
          </w:p>
        </w:tc>
      </w:tr>
      <w:tr w:rsidR="000127D6" w14:paraId="01D2BF0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C4F28" w14:textId="77777777" w:rsidR="000127D6" w:rsidRDefault="00000000">
            <w:r>
              <w:rPr>
                <w:color w:val="000000"/>
                <w:sz w:val="20"/>
                <w:szCs w:val="20"/>
              </w:rPr>
              <w:t>Total measurement duration (s)</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5A61F" w14:textId="77777777" w:rsidR="000127D6" w:rsidRDefault="00000000">
            <w:del w:id="14" w:author="Claude" w:date="2026-06-16T00:00:00Z">
              <w:r>
                <w:rPr>
                  <w:rFonts w:ascii="Courier New" w:eastAsia="Courier New" w:hAnsi="Courier New" w:cs="Courier New"/>
                  <w:color w:val="8B0000"/>
                  <w:sz w:val="18"/>
                  <w:szCs w:val="18"/>
                </w:rPr>
                <w:delText>last_macrotime_in_channel / clock_hz</w:delText>
              </w:r>
            </w:del>
            <w:ins w:id="15" w:author="Claude" w:date="2026-06-16T00:00:00Z">
              <w:r>
                <w:rPr>
                  <w:rFonts w:ascii="Courier New" w:eastAsia="Courier New" w:hAnsi="Courier New" w:cs="Courier New"/>
                  <w:color w:val="8B0000"/>
                  <w:sz w:val="18"/>
                  <w:szCs w:val="18"/>
                </w:rPr>
                <w:t>max(last_macrotime_ch0, last_macrotime_ch1) / clock_hz</w:t>
              </w:r>
            </w:ins>
          </w:p>
        </w:tc>
      </w:tr>
    </w:tbl>
    <w:p w14:paraId="0CF6C86F" w14:textId="77777777" w:rsidR="000127D6" w:rsidRDefault="000127D6">
      <w:pPr>
        <w:pBdr>
          <w:bottom w:val="single" w:sz="4" w:space="0" w:color="CCCCCC"/>
        </w:pBdr>
        <w:spacing w:before="120" w:after="120"/>
      </w:pPr>
    </w:p>
    <w:p w14:paraId="727404D8" w14:textId="77777777" w:rsidR="000127D6" w:rsidRDefault="00000000">
      <w:pPr>
        <w:spacing w:before="60"/>
      </w:pPr>
      <w:r>
        <w:rPr>
          <w:i/>
          <w:iCs/>
          <w:color w:val="666666"/>
          <w:sz w:val="18"/>
          <w:szCs w:val="18"/>
        </w:rPr>
        <w:t>This document was produced by reverse-engineering a representative data file and cross-validating against the plain-text export. It describes observed behaviour and may not cover all edge cases or future software versions.</w:t>
      </w:r>
    </w:p>
    <w:sectPr w:rsidR="000127D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864B5" w14:textId="77777777" w:rsidR="006B5AEF" w:rsidRDefault="006B5AEF">
      <w:r>
        <w:separator/>
      </w:r>
    </w:p>
  </w:endnote>
  <w:endnote w:type="continuationSeparator" w:id="0">
    <w:p w14:paraId="2C36BC6D" w14:textId="77777777" w:rsidR="006B5AEF" w:rsidRDefault="006B5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5562" w14:textId="77777777" w:rsidR="000127D6"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A2C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69E8B" w14:textId="77777777" w:rsidR="006B5AEF" w:rsidRDefault="006B5AEF">
      <w:r>
        <w:separator/>
      </w:r>
    </w:p>
  </w:footnote>
  <w:footnote w:type="continuationSeparator" w:id="0">
    <w:p w14:paraId="3E3FC0EF" w14:textId="77777777" w:rsidR="006B5AEF" w:rsidRDefault="006B5A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F1831"/>
    <w:multiLevelType w:val="hybridMultilevel"/>
    <w:tmpl w:val="6A76C0EE"/>
    <w:lvl w:ilvl="0" w:tplc="26644E64">
      <w:start w:val="1"/>
      <w:numFmt w:val="bullet"/>
      <w:lvlText w:val="●"/>
      <w:lvlJc w:val="left"/>
      <w:pPr>
        <w:ind w:left="720" w:hanging="360"/>
      </w:pPr>
    </w:lvl>
    <w:lvl w:ilvl="1" w:tplc="A9BE6CD2">
      <w:start w:val="1"/>
      <w:numFmt w:val="bullet"/>
      <w:lvlText w:val="○"/>
      <w:lvlJc w:val="left"/>
      <w:pPr>
        <w:ind w:left="1440" w:hanging="360"/>
      </w:pPr>
    </w:lvl>
    <w:lvl w:ilvl="2" w:tplc="1850F336">
      <w:start w:val="1"/>
      <w:numFmt w:val="bullet"/>
      <w:lvlText w:val="■"/>
      <w:lvlJc w:val="left"/>
      <w:pPr>
        <w:ind w:left="2160" w:hanging="360"/>
      </w:pPr>
    </w:lvl>
    <w:lvl w:ilvl="3" w:tplc="009A8FEA">
      <w:start w:val="1"/>
      <w:numFmt w:val="bullet"/>
      <w:lvlText w:val="●"/>
      <w:lvlJc w:val="left"/>
      <w:pPr>
        <w:ind w:left="2880" w:hanging="360"/>
      </w:pPr>
    </w:lvl>
    <w:lvl w:ilvl="4" w:tplc="7EF2B22E">
      <w:start w:val="1"/>
      <w:numFmt w:val="bullet"/>
      <w:lvlText w:val="○"/>
      <w:lvlJc w:val="left"/>
      <w:pPr>
        <w:ind w:left="3600" w:hanging="360"/>
      </w:pPr>
    </w:lvl>
    <w:lvl w:ilvl="5" w:tplc="10143B14">
      <w:start w:val="1"/>
      <w:numFmt w:val="bullet"/>
      <w:lvlText w:val="■"/>
      <w:lvlJc w:val="left"/>
      <w:pPr>
        <w:ind w:left="4320" w:hanging="360"/>
      </w:pPr>
    </w:lvl>
    <w:lvl w:ilvl="6" w:tplc="CDD8575E">
      <w:start w:val="1"/>
      <w:numFmt w:val="bullet"/>
      <w:lvlText w:val="●"/>
      <w:lvlJc w:val="left"/>
      <w:pPr>
        <w:ind w:left="5040" w:hanging="360"/>
      </w:pPr>
    </w:lvl>
    <w:lvl w:ilvl="7" w:tplc="2236E3EA">
      <w:start w:val="1"/>
      <w:numFmt w:val="bullet"/>
      <w:lvlText w:val="●"/>
      <w:lvlJc w:val="left"/>
      <w:pPr>
        <w:ind w:left="5760" w:hanging="360"/>
      </w:pPr>
    </w:lvl>
    <w:lvl w:ilvl="8" w:tplc="0E6E15B4">
      <w:start w:val="1"/>
      <w:numFmt w:val="bullet"/>
      <w:lvlText w:val="●"/>
      <w:lvlJc w:val="left"/>
      <w:pPr>
        <w:ind w:left="6480" w:hanging="360"/>
      </w:pPr>
    </w:lvl>
  </w:abstractNum>
  <w:abstractNum w:abstractNumId="1" w15:restartNumberingAfterBreak="0">
    <w:nsid w:val="7AE87186"/>
    <w:multiLevelType w:val="hybridMultilevel"/>
    <w:tmpl w:val="CD7ECF82"/>
    <w:lvl w:ilvl="0" w:tplc="29423936">
      <w:start w:val="1"/>
      <w:numFmt w:val="bullet"/>
      <w:lvlText w:val="•"/>
      <w:lvlJc w:val="left"/>
      <w:pPr>
        <w:ind w:left="720" w:hanging="360"/>
      </w:pPr>
    </w:lvl>
    <w:lvl w:ilvl="1" w:tplc="270A008C">
      <w:numFmt w:val="decimal"/>
      <w:lvlText w:val=""/>
      <w:lvlJc w:val="left"/>
    </w:lvl>
    <w:lvl w:ilvl="2" w:tplc="3A2AC570">
      <w:numFmt w:val="decimal"/>
      <w:lvlText w:val=""/>
      <w:lvlJc w:val="left"/>
    </w:lvl>
    <w:lvl w:ilvl="3" w:tplc="FA52E312">
      <w:numFmt w:val="decimal"/>
      <w:lvlText w:val=""/>
      <w:lvlJc w:val="left"/>
    </w:lvl>
    <w:lvl w:ilvl="4" w:tplc="D6869066">
      <w:numFmt w:val="decimal"/>
      <w:lvlText w:val=""/>
      <w:lvlJc w:val="left"/>
    </w:lvl>
    <w:lvl w:ilvl="5" w:tplc="FC8ABFFA">
      <w:numFmt w:val="decimal"/>
      <w:lvlText w:val=""/>
      <w:lvlJc w:val="left"/>
    </w:lvl>
    <w:lvl w:ilvl="6" w:tplc="5D921A40">
      <w:numFmt w:val="decimal"/>
      <w:lvlText w:val=""/>
      <w:lvlJc w:val="left"/>
    </w:lvl>
    <w:lvl w:ilvl="7" w:tplc="704EF138">
      <w:numFmt w:val="decimal"/>
      <w:lvlText w:val=""/>
      <w:lvlJc w:val="left"/>
    </w:lvl>
    <w:lvl w:ilvl="8" w:tplc="861C5316">
      <w:numFmt w:val="decimal"/>
      <w:lvlText w:val=""/>
      <w:lvlJc w:val="left"/>
    </w:lvl>
  </w:abstractNum>
  <w:num w:numId="1" w16cid:durableId="515995619">
    <w:abstractNumId w:val="0"/>
    <w:lvlOverride w:ilvl="0">
      <w:startOverride w:val="1"/>
    </w:lvlOverride>
  </w:num>
  <w:num w:numId="2" w16cid:durableId="328489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D6"/>
    <w:rsid w:val="000127D6"/>
    <w:rsid w:val="000A2C47"/>
    <w:rsid w:val="002411C9"/>
    <w:rsid w:val="006B5AEF"/>
    <w:rsid w:val="008468DA"/>
    <w:rsid w:val="00C60F6A"/>
    <w:rsid w:val="00E36BD3"/>
    <w:rsid w:val="00FD0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FC3B"/>
  <w15:docId w15:val="{6F1201DD-9509-4050-AD50-5EE2ECCBD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1852</Words>
  <Characters>10558</Characters>
  <Application>Microsoft Office Word</Application>
  <DocSecurity>0</DocSecurity>
  <Lines>87</Lines>
  <Paragraphs>24</Paragraphs>
  <ScaleCrop>false</ScaleCrop>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Fugate</cp:lastModifiedBy>
  <cp:revision>4</cp:revision>
  <dcterms:created xsi:type="dcterms:W3CDTF">2026-05-27T21:19:00Z</dcterms:created>
  <dcterms:modified xsi:type="dcterms:W3CDTF">2026-06-16T16:44:00Z</dcterms:modified>
</cp:coreProperties>
</file>